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3C0" w:rsidRDefault="0021546E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:rsidR="00EA03C0" w:rsidRDefault="0021546E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приказу ПАО «Россети Юг»</w:t>
      </w:r>
    </w:p>
    <w:p w:rsidR="00EA03C0" w:rsidRDefault="0021546E">
      <w:pPr>
        <w:spacing w:after="0" w:line="240" w:lineRule="auto"/>
        <w:ind w:firstLine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«___»_________2024 г. №</w:t>
      </w:r>
    </w:p>
    <w:p w:rsidR="00EA03C0" w:rsidRDefault="00EA03C0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A03C0" w:rsidRDefault="00EA03C0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A03C0" w:rsidRDefault="0021546E">
      <w:pPr>
        <w:tabs>
          <w:tab w:val="left" w:pos="709"/>
          <w:tab w:val="left" w:pos="1134"/>
        </w:tabs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в Положение о материальном стимулировании работников ПАО «Россети Юг» за работы по оказанию дополнительных (нетарифных) услуг, утвержденное Приказом № 668 от 31.10.2023 </w:t>
      </w:r>
      <w:r>
        <w:rPr>
          <w:rFonts w:ascii="Times New Roman" w:hAnsi="Times New Roman" w:cs="Times New Roman"/>
          <w:sz w:val="28"/>
          <w:szCs w:val="28"/>
        </w:rPr>
        <w:t>(далее – Положение):</w:t>
      </w:r>
    </w:p>
    <w:p w:rsidR="00EA03C0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первый абзац пункта 3.2.2. после слов «…аппарата управления филиала,…» вставить текст «…подразделения ИА,…», далее по тексту.</w:t>
      </w:r>
    </w:p>
    <w:p w:rsidR="00EA03C0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Седьмой буллит пункта 3.2.2. изложить в следующей редакции:</w:t>
      </w:r>
    </w:p>
    <w:p w:rsidR="00253E85" w:rsidRDefault="0021546E" w:rsidP="00143CB0">
      <w:pPr>
        <w:pStyle w:val="af9"/>
        <w:spacing w:before="120" w:after="120" w:line="240" w:lineRule="auto"/>
        <w:ind w:left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«- </w:t>
      </w:r>
      <w:r w:rsidR="00253E85">
        <w:rPr>
          <w:rFonts w:ascii="Times New Roman" w:hAnsi="Times New Roman" w:cs="Times New Roman"/>
          <w:sz w:val="28"/>
          <w:szCs w:val="28"/>
        </w:rPr>
        <w:t>2 %:</w:t>
      </w:r>
    </w:p>
    <w:p w:rsidR="00143CB0" w:rsidRPr="006F3BD5" w:rsidRDefault="00125DBB" w:rsidP="00253E85">
      <w:pPr>
        <w:pStyle w:val="af9"/>
        <w:spacing w:before="120" w:after="120" w:line="240" w:lineRule="auto"/>
        <w:ind w:left="786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6F3BD5">
        <w:rPr>
          <w:rFonts w:ascii="Times New Roman" w:hAnsi="Times New Roman" w:cs="Times New Roman"/>
          <w:sz w:val="28"/>
          <w:szCs w:val="28"/>
        </w:rPr>
        <w:t>-</w:t>
      </w:r>
      <w:r w:rsidR="00253E85" w:rsidRPr="006F3BD5">
        <w:rPr>
          <w:rFonts w:ascii="Times New Roman" w:hAnsi="Times New Roman" w:cs="Times New Roman"/>
          <w:sz w:val="28"/>
          <w:szCs w:val="28"/>
        </w:rPr>
        <w:t xml:space="preserve"> </w:t>
      </w:r>
      <w:ins w:id="0" w:author="Жукова Светлана Викторовна" w:date="2024-08-27T14:40:00Z">
        <w:r w:rsidR="00CD2D32" w:rsidRPr="006F3BD5">
          <w:rPr>
            <w:rFonts w:ascii="Times New Roman" w:hAnsi="Times New Roman" w:cs="Times New Roman"/>
            <w:sz w:val="28"/>
            <w:szCs w:val="28"/>
          </w:rPr>
          <w:t>в фонд заместителя Генерального директора – директора филиала 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</w:t>
        </w:r>
      </w:ins>
      <w:ins w:id="1" w:author="Суворов Михаил Владиславович" w:date="2024-08-27T15:37:00Z">
        <w:r w:rsidR="00E858CC">
          <w:rPr>
            <w:rFonts w:ascii="Times New Roman" w:hAnsi="Times New Roman" w:cs="Times New Roman"/>
            <w:sz w:val="28"/>
            <w:szCs w:val="28"/>
          </w:rPr>
          <w:t>,</w:t>
        </w:r>
      </w:ins>
      <w:ins w:id="2" w:author="Жукова Светлана Викторовна" w:date="2024-08-27T14:40:00Z">
        <w:r w:rsidR="00CD2D32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r w:rsidR="00253E85"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при реализации договоров по оказанию дополнительных (нетарифных) услуг </w:t>
      </w:r>
      <w:r w:rsidR="00933928">
        <w:rPr>
          <w:rFonts w:ascii="Times New Roman" w:hAnsi="Times New Roman" w:cs="Times New Roman"/>
          <w:sz w:val="28"/>
          <w:szCs w:val="28"/>
          <w:highlight w:val="yellow"/>
        </w:rPr>
        <w:t xml:space="preserve">и отражении выручки </w:t>
      </w:r>
      <w:r w:rsidR="00253E85" w:rsidRPr="006F3BD5">
        <w:rPr>
          <w:rFonts w:ascii="Times New Roman" w:hAnsi="Times New Roman" w:cs="Times New Roman"/>
          <w:sz w:val="28"/>
          <w:szCs w:val="28"/>
          <w:highlight w:val="yellow"/>
        </w:rPr>
        <w:t>в филиале Общества</w:t>
      </w:r>
      <w:r w:rsidR="00F165A7"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 (фактическом исполнении персоналом филиала</w:t>
      </w:r>
      <w:r w:rsidR="00933928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="00F165A7"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 вне зависимости от лица, подписавшего договор</w:t>
      </w:r>
      <w:r w:rsidR="00933928">
        <w:rPr>
          <w:rFonts w:ascii="Times New Roman" w:hAnsi="Times New Roman" w:cs="Times New Roman"/>
          <w:sz w:val="28"/>
          <w:szCs w:val="28"/>
          <w:highlight w:val="yellow"/>
        </w:rPr>
        <w:t xml:space="preserve"> и/или акты </w:t>
      </w:r>
      <w:del w:id="3" w:author="Снятков Игорь Валентинович" w:date="2024-08-27T15:32:00Z">
        <w:r w:rsidR="00933928" w:rsidDel="00AE16B8">
          <w:rPr>
            <w:rFonts w:ascii="Times New Roman" w:hAnsi="Times New Roman" w:cs="Times New Roman"/>
            <w:sz w:val="28"/>
            <w:szCs w:val="28"/>
            <w:highlight w:val="yellow"/>
          </w:rPr>
          <w:delText>выполненых</w:delText>
        </w:r>
      </w:del>
      <w:ins w:id="4" w:author="Снятков Игорь Валентинович" w:date="2024-08-27T15:32:00Z">
        <w:r w:rsidR="00AE16B8">
          <w:rPr>
            <w:rFonts w:ascii="Times New Roman" w:hAnsi="Times New Roman" w:cs="Times New Roman"/>
            <w:sz w:val="28"/>
            <w:szCs w:val="28"/>
            <w:highlight w:val="yellow"/>
          </w:rPr>
          <w:t>выполненных</w:t>
        </w:r>
      </w:ins>
      <w:r w:rsidR="00933928">
        <w:rPr>
          <w:rFonts w:ascii="Times New Roman" w:hAnsi="Times New Roman" w:cs="Times New Roman"/>
          <w:sz w:val="28"/>
          <w:szCs w:val="28"/>
          <w:highlight w:val="yellow"/>
        </w:rPr>
        <w:t xml:space="preserve"> работ/оказан</w:t>
      </w:r>
      <w:ins w:id="5" w:author="Снятков Игорь Валентинович" w:date="2024-08-27T15:33:00Z">
        <w:r w:rsidR="00AE16B8">
          <w:rPr>
            <w:rFonts w:ascii="Times New Roman" w:hAnsi="Times New Roman" w:cs="Times New Roman"/>
            <w:sz w:val="28"/>
            <w:szCs w:val="28"/>
            <w:highlight w:val="yellow"/>
          </w:rPr>
          <w:t xml:space="preserve">ных </w:t>
        </w:r>
      </w:ins>
      <w:del w:id="6" w:author="Снятков Игорь Валентинович" w:date="2024-08-27T15:33:00Z">
        <w:r w:rsidR="00933928" w:rsidDel="00AE16B8">
          <w:rPr>
            <w:rFonts w:ascii="Times New Roman" w:hAnsi="Times New Roman" w:cs="Times New Roman"/>
            <w:sz w:val="28"/>
            <w:szCs w:val="28"/>
            <w:highlight w:val="yellow"/>
          </w:rPr>
          <w:delText xml:space="preserve">ия </w:delText>
        </w:r>
      </w:del>
      <w:r w:rsidR="00933928">
        <w:rPr>
          <w:rFonts w:ascii="Times New Roman" w:hAnsi="Times New Roman" w:cs="Times New Roman"/>
          <w:sz w:val="28"/>
          <w:szCs w:val="28"/>
          <w:highlight w:val="yellow"/>
        </w:rPr>
        <w:t>услуг</w:t>
      </w:r>
      <w:r w:rsidR="00F165A7" w:rsidRPr="006F3BD5">
        <w:rPr>
          <w:rFonts w:ascii="Times New Roman" w:hAnsi="Times New Roman" w:cs="Times New Roman"/>
          <w:sz w:val="28"/>
          <w:szCs w:val="28"/>
          <w:highlight w:val="yellow"/>
        </w:rPr>
        <w:t>)</w:t>
      </w:r>
      <w:del w:id="7" w:author="Жукова Светлана Викторовна" w:date="2024-08-27T14:40:00Z">
        <w:r w:rsidR="00F165A7" w:rsidRPr="006F3BD5" w:rsidDel="00CD2D32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Pr="006F3BD5" w:rsidDel="00CD2D32">
          <w:rPr>
            <w:rFonts w:ascii="Times New Roman" w:hAnsi="Times New Roman" w:cs="Times New Roman"/>
            <w:sz w:val="28"/>
            <w:szCs w:val="28"/>
          </w:rPr>
          <w:delText xml:space="preserve">в фонд заместителя Генерального директора – директора филиала </w:delText>
        </w:r>
        <w:r w:rsidR="00143CB0" w:rsidRPr="006F3BD5" w:rsidDel="00CD2D32">
          <w:rPr>
            <w:rFonts w:ascii="Times New Roman" w:hAnsi="Times New Roman" w:cs="Times New Roman"/>
            <w:sz w:val="28"/>
            <w:szCs w:val="28"/>
          </w:rPr>
          <w:delText>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</w:delText>
        </w:r>
      </w:del>
      <w:r w:rsidR="00143CB0" w:rsidRPr="006F3BD5">
        <w:rPr>
          <w:rFonts w:ascii="Times New Roman" w:hAnsi="Times New Roman" w:cs="Times New Roman"/>
          <w:sz w:val="28"/>
          <w:szCs w:val="28"/>
        </w:rPr>
        <w:t>.</w:t>
      </w:r>
    </w:p>
    <w:p w:rsidR="00EA03C0" w:rsidRDefault="00143CB0" w:rsidP="00253E85">
      <w:pPr>
        <w:pStyle w:val="af9"/>
        <w:spacing w:before="120" w:after="120" w:line="240" w:lineRule="auto"/>
        <w:ind w:left="786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6F3BD5">
        <w:rPr>
          <w:rFonts w:ascii="Times New Roman" w:hAnsi="Times New Roman" w:cs="Times New Roman"/>
          <w:sz w:val="28"/>
          <w:szCs w:val="28"/>
        </w:rPr>
        <w:t xml:space="preserve"> </w:t>
      </w:r>
      <w:r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ins w:id="8" w:author="Жукова Светлана Викторовна" w:date="2024-08-27T14:41:00Z">
        <w:r w:rsidR="00CD2D32" w:rsidRPr="006F3BD5">
          <w:rPr>
            <w:rFonts w:ascii="Times New Roman" w:hAnsi="Times New Roman" w:cs="Times New Roman"/>
            <w:sz w:val="28"/>
            <w:szCs w:val="28"/>
          </w:rPr>
          <w:t>в фонд заместителя Генерального директора по развитию и технологическому присоединению, 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</w:t>
        </w:r>
      </w:ins>
      <w:ins w:id="9" w:author="Суворов Михаил Владиславович" w:date="2024-08-27T15:37:00Z">
        <w:r w:rsidR="00E858CC">
          <w:rPr>
            <w:rFonts w:ascii="Times New Roman" w:hAnsi="Times New Roman" w:cs="Times New Roman"/>
            <w:sz w:val="28"/>
            <w:szCs w:val="28"/>
          </w:rPr>
          <w:t>,</w:t>
        </w:r>
      </w:ins>
      <w:ins w:id="10" w:author="Суворов Михаил Владиславович" w:date="2024-08-27T15:30:00Z">
        <w:r w:rsidR="009B7C93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1" w:author="Жукова Светлана Викторовна" w:date="2024-08-27T14:41:00Z">
        <w:del w:id="12" w:author="Суворов Михаил Владиславович" w:date="2024-08-27T15:30:00Z">
          <w:r w:rsidR="00CD2D32" w:rsidRPr="006F3BD5" w:rsidDel="009B7C93">
            <w:rPr>
              <w:rFonts w:ascii="Times New Roman" w:hAnsi="Times New Roman" w:cs="Times New Roman"/>
              <w:sz w:val="28"/>
              <w:szCs w:val="28"/>
            </w:rPr>
            <w:delText>.</w:delText>
          </w:r>
        </w:del>
      </w:ins>
      <w:r w:rsidR="00253E85"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при реализации договоров по оказанию дополнительных (нетарифных) услуг </w:t>
      </w:r>
      <w:r w:rsidR="00933928">
        <w:rPr>
          <w:rFonts w:ascii="Times New Roman" w:hAnsi="Times New Roman" w:cs="Times New Roman"/>
          <w:sz w:val="28"/>
          <w:szCs w:val="28"/>
          <w:highlight w:val="yellow"/>
        </w:rPr>
        <w:t xml:space="preserve">и отражении выручки </w:t>
      </w:r>
      <w:r w:rsidR="00253E85" w:rsidRPr="006F3BD5">
        <w:rPr>
          <w:rFonts w:ascii="Times New Roman" w:hAnsi="Times New Roman" w:cs="Times New Roman"/>
          <w:sz w:val="28"/>
          <w:szCs w:val="28"/>
          <w:highlight w:val="yellow"/>
        </w:rPr>
        <w:t xml:space="preserve">в ИА </w:t>
      </w:r>
      <w:r w:rsidR="006F3BD5" w:rsidRPr="006F3BD5">
        <w:rPr>
          <w:rFonts w:ascii="Times New Roman" w:hAnsi="Times New Roman" w:cs="Times New Roman"/>
          <w:sz w:val="28"/>
          <w:szCs w:val="28"/>
          <w:highlight w:val="yellow"/>
        </w:rPr>
        <w:t>(фактическом исполнении персоналом ИА)</w:t>
      </w:r>
      <w:del w:id="13" w:author="Жукова Светлана Викторовна" w:date="2024-08-27T14:41:00Z">
        <w:r w:rsidR="006F3BD5" w:rsidRPr="006F3BD5" w:rsidDel="00CD2D32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125DBB" w:rsidRPr="006F3BD5" w:rsidDel="00CD2D32">
          <w:rPr>
            <w:rFonts w:ascii="Times New Roman" w:hAnsi="Times New Roman" w:cs="Times New Roman"/>
            <w:sz w:val="28"/>
            <w:szCs w:val="28"/>
          </w:rPr>
          <w:delText>в фонд заместителя Генерального директора по развитию и технологическому присоединению, 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</w:delText>
        </w:r>
        <w:r w:rsidR="00FD1AF4" w:rsidRPr="006F3BD5" w:rsidDel="00CD2D32">
          <w:rPr>
            <w:rFonts w:ascii="Times New Roman" w:hAnsi="Times New Roman" w:cs="Times New Roman"/>
            <w:sz w:val="28"/>
            <w:szCs w:val="28"/>
          </w:rPr>
          <w:delText>.</w:delText>
        </w:r>
      </w:del>
      <w:r w:rsidR="00125DBB" w:rsidRPr="006F3BD5">
        <w:rPr>
          <w:rFonts w:ascii="Times New Roman" w:hAnsi="Times New Roman" w:cs="Times New Roman"/>
          <w:sz w:val="28"/>
          <w:szCs w:val="28"/>
        </w:rPr>
        <w:t>».</w:t>
      </w:r>
    </w:p>
    <w:p w:rsidR="00EA03C0" w:rsidRPr="0021546E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546E">
        <w:rPr>
          <w:rFonts w:ascii="Times New Roman" w:hAnsi="Times New Roman" w:cs="Times New Roman"/>
          <w:sz w:val="28"/>
          <w:szCs w:val="28"/>
        </w:rPr>
        <w:t>Пункт 3.2.2. дополнить абзацем следующего содержания:</w:t>
      </w:r>
    </w:p>
    <w:p w:rsidR="00960B0E" w:rsidRPr="009B7C93" w:rsidRDefault="0021546E">
      <w:pPr>
        <w:spacing w:before="120" w:after="12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B7C93">
        <w:rPr>
          <w:rFonts w:ascii="Times New Roman" w:hAnsi="Times New Roman" w:cs="Times New Roman"/>
          <w:sz w:val="28"/>
          <w:szCs w:val="28"/>
          <w:rPrChange w:id="14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«</w:t>
      </w:r>
      <w:r w:rsidR="00960B0E" w:rsidRPr="009B7C93">
        <w:rPr>
          <w:rFonts w:ascii="Times New Roman" w:hAnsi="Times New Roman" w:cs="Times New Roman"/>
          <w:sz w:val="28"/>
          <w:szCs w:val="28"/>
          <w:rPrChange w:id="15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П</w:t>
      </w:r>
      <w:r w:rsidR="00E431CC" w:rsidRPr="009B7C93">
        <w:rPr>
          <w:rFonts w:ascii="Times New Roman" w:hAnsi="Times New Roman" w:cs="Times New Roman"/>
          <w:sz w:val="28"/>
          <w:szCs w:val="28"/>
          <w:rPrChange w:id="16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о решению заместителя Генерального директора – директора филиала</w:t>
      </w:r>
      <w:r w:rsidR="00960B0E" w:rsidRPr="009B7C93">
        <w:rPr>
          <w:rFonts w:ascii="Times New Roman" w:hAnsi="Times New Roman" w:cs="Times New Roman"/>
          <w:sz w:val="28"/>
          <w:szCs w:val="28"/>
          <w:rPrChange w:id="17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 xml:space="preserve"> </w:t>
      </w:r>
      <w:r w:rsidR="005E6D5E" w:rsidRPr="009B7C93">
        <w:rPr>
          <w:rFonts w:ascii="Times New Roman" w:hAnsi="Times New Roman" w:cs="Times New Roman"/>
          <w:sz w:val="28"/>
          <w:szCs w:val="28"/>
          <w:rPrChange w:id="18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премиальный фонд филиала Общества может быть перераспределен в пользу работников подразделений</w:t>
      </w:r>
      <w:r w:rsidR="00960B0E" w:rsidRPr="009B7C93">
        <w:rPr>
          <w:rFonts w:ascii="Times New Roman" w:hAnsi="Times New Roman" w:cs="Times New Roman"/>
          <w:sz w:val="28"/>
          <w:szCs w:val="28"/>
          <w:rPrChange w:id="19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 xml:space="preserve"> ИА</w:t>
      </w:r>
      <w:r w:rsidR="005E6D5E" w:rsidRPr="009B7C93">
        <w:rPr>
          <w:rFonts w:ascii="Times New Roman" w:hAnsi="Times New Roman" w:cs="Times New Roman"/>
          <w:sz w:val="28"/>
          <w:szCs w:val="28"/>
          <w:rPrChange w:id="20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.</w:t>
      </w:r>
      <w:r w:rsidR="00960B0E" w:rsidRPr="009B7C93">
        <w:rPr>
          <w:rFonts w:ascii="Times New Roman" w:hAnsi="Times New Roman" w:cs="Times New Roman"/>
          <w:sz w:val="28"/>
          <w:szCs w:val="28"/>
          <w:rPrChange w:id="21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 xml:space="preserve"> </w:t>
      </w:r>
      <w:r w:rsidR="00E431CC" w:rsidRPr="009B7C93">
        <w:rPr>
          <w:rFonts w:ascii="Times New Roman" w:hAnsi="Times New Roman" w:cs="Times New Roman"/>
          <w:sz w:val="28"/>
          <w:szCs w:val="28"/>
          <w:rPrChange w:id="22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С</w:t>
      </w:r>
      <w:r w:rsidR="00960B0E" w:rsidRPr="009B7C93">
        <w:rPr>
          <w:rFonts w:ascii="Times New Roman" w:hAnsi="Times New Roman" w:cs="Times New Roman"/>
          <w:sz w:val="28"/>
          <w:szCs w:val="28"/>
          <w:rPrChange w:id="23" w:author="Суворов Михаил Владиславович" w:date="2024-08-27T15:30:00Z">
            <w:rPr>
              <w:rFonts w:ascii="Times New Roman" w:hAnsi="Times New Roman" w:cs="Times New Roman"/>
              <w:sz w:val="28"/>
              <w:szCs w:val="28"/>
              <w:highlight w:val="yellow"/>
            </w:rPr>
          </w:rPrChange>
        </w:rPr>
        <w:t>лужебная записка с обоснованием должна быть согласована с профильным заместителем Генерального директора</w:t>
      </w:r>
      <w:r w:rsidR="00960B0E" w:rsidRPr="009B7C93">
        <w:rPr>
          <w:rFonts w:ascii="Times New Roman" w:hAnsi="Times New Roman" w:cs="Times New Roman"/>
          <w:sz w:val="28"/>
          <w:szCs w:val="28"/>
        </w:rPr>
        <w:t>.»</w:t>
      </w:r>
      <w:r w:rsidR="009D79D0" w:rsidRPr="009B7C93">
        <w:rPr>
          <w:rFonts w:ascii="Times New Roman" w:hAnsi="Times New Roman" w:cs="Times New Roman"/>
          <w:sz w:val="28"/>
          <w:szCs w:val="28"/>
        </w:rPr>
        <w:t>.</w:t>
      </w:r>
    </w:p>
    <w:p w:rsidR="009D79D0" w:rsidRPr="009B7C93" w:rsidRDefault="009D79D0" w:rsidP="009D79D0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C93">
        <w:rPr>
          <w:rFonts w:ascii="Times New Roman" w:hAnsi="Times New Roman" w:cs="Times New Roman"/>
          <w:sz w:val="28"/>
          <w:szCs w:val="28"/>
        </w:rPr>
        <w:t>В пункте 4.1.1. текст «…не позднее 10-го числа…» заменить на текст «…в течении 7 рабочих дней…».</w:t>
      </w:r>
    </w:p>
    <w:p w:rsidR="00960B0E" w:rsidRDefault="00960B0E">
      <w:pPr>
        <w:spacing w:before="120" w:after="12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960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20C" w:rsidRDefault="006A320C">
      <w:pPr>
        <w:spacing w:after="0" w:line="240" w:lineRule="auto"/>
      </w:pPr>
      <w:r>
        <w:separator/>
      </w:r>
    </w:p>
  </w:endnote>
  <w:endnote w:type="continuationSeparator" w:id="0">
    <w:p w:rsidR="006A320C" w:rsidRDefault="006A3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20C" w:rsidRDefault="006A320C">
      <w:pPr>
        <w:spacing w:after="0" w:line="240" w:lineRule="auto"/>
      </w:pPr>
      <w:r>
        <w:separator/>
      </w:r>
    </w:p>
  </w:footnote>
  <w:footnote w:type="continuationSeparator" w:id="0">
    <w:p w:rsidR="006A320C" w:rsidRDefault="006A3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95AAD"/>
    <w:multiLevelType w:val="hybridMultilevel"/>
    <w:tmpl w:val="D3781B06"/>
    <w:lvl w:ilvl="0" w:tplc="218690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9A8A11C2">
      <w:start w:val="1"/>
      <w:numFmt w:val="lowerLetter"/>
      <w:lvlText w:val="%2."/>
      <w:lvlJc w:val="left"/>
      <w:pPr>
        <w:ind w:left="1506" w:hanging="360"/>
      </w:pPr>
    </w:lvl>
    <w:lvl w:ilvl="2" w:tplc="9836E3B8">
      <w:start w:val="1"/>
      <w:numFmt w:val="lowerRoman"/>
      <w:lvlText w:val="%3."/>
      <w:lvlJc w:val="right"/>
      <w:pPr>
        <w:ind w:left="2226" w:hanging="180"/>
      </w:pPr>
    </w:lvl>
    <w:lvl w:ilvl="3" w:tplc="B5C605BC">
      <w:start w:val="1"/>
      <w:numFmt w:val="decimal"/>
      <w:lvlText w:val="%4."/>
      <w:lvlJc w:val="left"/>
      <w:pPr>
        <w:ind w:left="2946" w:hanging="360"/>
      </w:pPr>
    </w:lvl>
    <w:lvl w:ilvl="4" w:tplc="37C00D1C">
      <w:start w:val="1"/>
      <w:numFmt w:val="lowerLetter"/>
      <w:lvlText w:val="%5."/>
      <w:lvlJc w:val="left"/>
      <w:pPr>
        <w:ind w:left="3666" w:hanging="360"/>
      </w:pPr>
    </w:lvl>
    <w:lvl w:ilvl="5" w:tplc="3CB8B95A">
      <w:start w:val="1"/>
      <w:numFmt w:val="lowerRoman"/>
      <w:lvlText w:val="%6."/>
      <w:lvlJc w:val="right"/>
      <w:pPr>
        <w:ind w:left="4386" w:hanging="180"/>
      </w:pPr>
    </w:lvl>
    <w:lvl w:ilvl="6" w:tplc="51128DC0">
      <w:start w:val="1"/>
      <w:numFmt w:val="decimal"/>
      <w:lvlText w:val="%7."/>
      <w:lvlJc w:val="left"/>
      <w:pPr>
        <w:ind w:left="5106" w:hanging="360"/>
      </w:pPr>
    </w:lvl>
    <w:lvl w:ilvl="7" w:tplc="99A241B2">
      <w:start w:val="1"/>
      <w:numFmt w:val="lowerLetter"/>
      <w:lvlText w:val="%8."/>
      <w:lvlJc w:val="left"/>
      <w:pPr>
        <w:ind w:left="5826" w:hanging="360"/>
      </w:pPr>
    </w:lvl>
    <w:lvl w:ilvl="8" w:tplc="B568D794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Жукова Светлана Викторовна">
    <w15:presenceInfo w15:providerId="AD" w15:userId="S-1-5-21-2114690281-3934650431-2102737833-9659"/>
  </w15:person>
  <w15:person w15:author="Суворов Михаил Владиславович">
    <w15:presenceInfo w15:providerId="AD" w15:userId="S-1-5-21-1392040300-4017973327-692860650-26497"/>
  </w15:person>
  <w15:person w15:author="Снятков Игорь Валентинович">
    <w15:presenceInfo w15:providerId="AD" w15:userId="S-1-5-21-1392040300-4017973327-692860650-47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visionView w:markup="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3C0"/>
    <w:rsid w:val="00084EB6"/>
    <w:rsid w:val="00121857"/>
    <w:rsid w:val="00125DBB"/>
    <w:rsid w:val="00143CB0"/>
    <w:rsid w:val="001B00E9"/>
    <w:rsid w:val="0021546E"/>
    <w:rsid w:val="00253E85"/>
    <w:rsid w:val="003C0E06"/>
    <w:rsid w:val="003C66D7"/>
    <w:rsid w:val="00460877"/>
    <w:rsid w:val="00462AFB"/>
    <w:rsid w:val="004B0E35"/>
    <w:rsid w:val="005E6D5E"/>
    <w:rsid w:val="006A320C"/>
    <w:rsid w:val="006B07FC"/>
    <w:rsid w:val="006F3BD5"/>
    <w:rsid w:val="007638DC"/>
    <w:rsid w:val="007F397E"/>
    <w:rsid w:val="00874428"/>
    <w:rsid w:val="0089563C"/>
    <w:rsid w:val="008D7169"/>
    <w:rsid w:val="00933928"/>
    <w:rsid w:val="009474CD"/>
    <w:rsid w:val="00960B0E"/>
    <w:rsid w:val="009B7C93"/>
    <w:rsid w:val="009D79D0"/>
    <w:rsid w:val="009F460E"/>
    <w:rsid w:val="00AE16B8"/>
    <w:rsid w:val="00BF034F"/>
    <w:rsid w:val="00C57D4C"/>
    <w:rsid w:val="00CC75D9"/>
    <w:rsid w:val="00CD2D32"/>
    <w:rsid w:val="00E431CC"/>
    <w:rsid w:val="00E858CC"/>
    <w:rsid w:val="00E9554C"/>
    <w:rsid w:val="00EA03C0"/>
    <w:rsid w:val="00F165A7"/>
    <w:rsid w:val="00F266E9"/>
    <w:rsid w:val="00FD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B4A720-C2DA-4FFC-8724-158AE6F8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unhideWhenUsed/>
    <w:rsid w:val="008744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8744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53F93-C146-4DAD-BDEA-1670B8B15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Светлана Викторовна</dc:creator>
  <cp:keywords/>
  <dc:description/>
  <cp:lastModifiedBy>Суворов Михаил Владиславович</cp:lastModifiedBy>
  <cp:revision>2</cp:revision>
  <cp:lastPrinted>2024-08-27T12:38:00Z</cp:lastPrinted>
  <dcterms:created xsi:type="dcterms:W3CDTF">2024-08-27T12:54:00Z</dcterms:created>
  <dcterms:modified xsi:type="dcterms:W3CDTF">2024-08-27T12:54:00Z</dcterms:modified>
</cp:coreProperties>
</file>